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9E92" w14:textId="4168A00F" w:rsidR="00361CEC" w:rsidRPr="009B3FAC" w:rsidRDefault="00361CEC" w:rsidP="00361CEC">
      <w:pPr>
        <w:spacing w:after="0" w:line="240" w:lineRule="auto"/>
        <w:jc w:val="center"/>
        <w:rPr>
          <w:rFonts w:ascii="Times New Roman" w:eastAsia="Cambria" w:hAnsi="Times New Roman" w:cs="Times New Roman"/>
          <w:sz w:val="44"/>
          <w:szCs w:val="44"/>
        </w:rPr>
      </w:pPr>
      <w:r w:rsidRPr="009B3FAC">
        <w:rPr>
          <w:rFonts w:ascii="Times New Roman" w:eastAsia="Cambria" w:hAnsi="Times New Roman" w:cs="Times New Roman"/>
          <w:b/>
          <w:smallCaps/>
          <w:sz w:val="44"/>
          <w:szCs w:val="44"/>
        </w:rPr>
        <w:t>Aiden Kunsch</w:t>
      </w:r>
    </w:p>
    <w:p w14:paraId="08443CC1" w14:textId="77777777" w:rsidR="00361CEC" w:rsidRPr="009B3FAC" w:rsidRDefault="00361CEC" w:rsidP="00361CEC">
      <w:pPr>
        <w:spacing w:after="0" w:line="240" w:lineRule="auto"/>
        <w:rPr>
          <w:rFonts w:ascii="Times New Roman" w:eastAsia="Cambria" w:hAnsi="Times New Roman" w:cs="Times New Roman"/>
        </w:rPr>
      </w:pPr>
      <w:r w:rsidRPr="009B3FA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3405C94" wp14:editId="072C83B8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6858000" cy="28575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7000" y="3780000"/>
                          <a:ext cx="68580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BA49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5pt;width:540pt;height: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" filled="t" strokeweight="2.25pt">
                <v:stroke joinstyle="miter"/>
              </v:shape>
            </w:pict>
          </mc:Fallback>
        </mc:AlternateContent>
      </w:r>
    </w:p>
    <w:p w14:paraId="3CDB7960" w14:textId="17F37525" w:rsidR="00361CEC" w:rsidRPr="009B3FAC" w:rsidRDefault="00361CEC" w:rsidP="00361CEC">
      <w:pPr>
        <w:spacing w:after="0" w:line="240" w:lineRule="auto"/>
        <w:jc w:val="center"/>
        <w:rPr>
          <w:rFonts w:ascii="Times New Roman" w:eastAsia="Cambria" w:hAnsi="Times New Roman" w:cs="Times New Roman"/>
          <w:color w:val="000000"/>
        </w:rPr>
      </w:pPr>
      <w:r w:rsidRPr="009B3FAC">
        <w:rPr>
          <w:rFonts w:ascii="Times New Roman" w:eastAsia="Cambria" w:hAnsi="Times New Roman" w:cs="Times New Roman"/>
        </w:rPr>
        <w:t xml:space="preserve">Shrewsbury, MA </w:t>
      </w:r>
      <w:r w:rsidRPr="009B3FAC">
        <w:rPr>
          <w:rFonts w:ascii="Times New Roman" w:eastAsia="Times New Roman" w:hAnsi="Times New Roman" w:cs="Times New Roman"/>
        </w:rPr>
        <w:t>●</w:t>
      </w:r>
      <w:r w:rsidRPr="009B3FAC">
        <w:rPr>
          <w:rFonts w:ascii="Times New Roman" w:eastAsia="Cambria" w:hAnsi="Times New Roman" w:cs="Times New Roman"/>
        </w:rPr>
        <w:t xml:space="preserve"> 508-439-9512 </w:t>
      </w:r>
      <w:r w:rsidRPr="009B3FAC">
        <w:rPr>
          <w:rFonts w:ascii="Times New Roman" w:eastAsia="Times New Roman" w:hAnsi="Times New Roman" w:cs="Times New Roman"/>
        </w:rPr>
        <w:t>●</w:t>
      </w:r>
      <w:r w:rsidRPr="009B3FAC">
        <w:rPr>
          <w:rFonts w:ascii="Times New Roman" w:eastAsia="Cambria" w:hAnsi="Times New Roman" w:cs="Times New Roman"/>
        </w:rPr>
        <w:t xml:space="preserve"> aiden@kunsch.com</w:t>
      </w:r>
      <w:r w:rsidR="00CE2E1F" w:rsidRPr="009B3FAC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 w:rsidR="00B73DCD" w:rsidRPr="009B3FAC">
        <w:rPr>
          <w:rFonts w:ascii="Times New Roman" w:eastAsia="Times New Roman" w:hAnsi="Times New Roman" w:cs="Times New Roman"/>
        </w:rPr>
        <w:t xml:space="preserve">● </w:t>
      </w:r>
      <w:r w:rsidR="00CE2E1F" w:rsidRPr="009B3FAC">
        <w:rPr>
          <w:rFonts w:ascii="Times New Roman" w:eastAsia="Cambria" w:hAnsi="Times New Roman" w:cs="Times New Roman"/>
        </w:rPr>
        <w:t>www.linkedin.com/in/aiden-kunsch-40674635a</w:t>
      </w:r>
    </w:p>
    <w:p w14:paraId="4ACC39BB" w14:textId="77777777" w:rsidR="00361CEC" w:rsidRPr="009B3FAC" w:rsidRDefault="00361CEC" w:rsidP="00361CEC">
      <w:pPr>
        <w:spacing w:after="0" w:line="240" w:lineRule="auto"/>
        <w:rPr>
          <w:rFonts w:ascii="Times New Roman" w:hAnsi="Times New Roman" w:cs="Times New Roman"/>
        </w:rPr>
      </w:pPr>
      <w:r w:rsidRPr="009B3FA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51C5D753" wp14:editId="2DE26ECF">
                <wp:simplePos x="0" y="0"/>
                <wp:positionH relativeFrom="column">
                  <wp:posOffset>12701</wp:posOffset>
                </wp:positionH>
                <wp:positionV relativeFrom="paragraph">
                  <wp:posOffset>101600</wp:posOffset>
                </wp:positionV>
                <wp:extent cx="6858000" cy="28575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7000" y="3780000"/>
                          <a:ext cx="68580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011AE" id="Straight Arrow Connector 2" o:spid="_x0000_s1026" type="#_x0000_t32" style="position:absolute;margin-left:1pt;margin-top:8pt;width:540pt;height: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" filled="t" strokeweight="2.25pt">
                <v:stroke joinstyle="miter"/>
              </v:shape>
            </w:pict>
          </mc:Fallback>
        </mc:AlternateContent>
      </w:r>
    </w:p>
    <w:p w14:paraId="17CF9D51" w14:textId="77777777" w:rsidR="00361CEC" w:rsidRPr="009B3FAC" w:rsidRDefault="00361CEC" w:rsidP="00361CE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</w:rPr>
      </w:pPr>
    </w:p>
    <w:p w14:paraId="12D2F2DD" w14:textId="77777777" w:rsidR="00361CEC" w:rsidRPr="009B3FAC" w:rsidRDefault="00361CEC" w:rsidP="00361CEC">
      <w:pPr>
        <w:spacing w:after="0"/>
        <w:jc w:val="center"/>
        <w:rPr>
          <w:rFonts w:ascii="Times New Roman" w:eastAsia="Times New Roman" w:hAnsi="Times New Roman" w:cs="Times New Roman"/>
          <w:b/>
          <w:bCs/>
          <w:smallCaps/>
        </w:rPr>
      </w:pPr>
      <w:r w:rsidRPr="009B3FAC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EDUCATION</w:t>
      </w:r>
    </w:p>
    <w:p w14:paraId="6FB3290C" w14:textId="77777777" w:rsidR="0009333C" w:rsidRPr="009E1FDF" w:rsidRDefault="0009333C" w:rsidP="0009333C">
      <w:pPr>
        <w:tabs>
          <w:tab w:val="right" w:pos="1107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E1F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Northeastern University – </w:t>
      </w:r>
      <w:r w:rsidRPr="009E1FDF">
        <w:rPr>
          <w:rFonts w:ascii="Times New Roman" w:eastAsia="Times New Roman" w:hAnsi="Times New Roman" w:cs="Times New Roman"/>
          <w:sz w:val="24"/>
          <w:szCs w:val="24"/>
        </w:rPr>
        <w:t>Boston, MA</w:t>
      </w:r>
      <w:r w:rsidRPr="009E1FD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E1FDF">
        <w:rPr>
          <w:rFonts w:ascii="Times New Roman" w:eastAsia="Times New Roman" w:hAnsi="Times New Roman" w:cs="Times New Roman"/>
          <w:sz w:val="24"/>
          <w:szCs w:val="24"/>
        </w:rPr>
        <w:t>May 2029 (expected)</w:t>
      </w:r>
    </w:p>
    <w:p w14:paraId="04EFC545" w14:textId="1CE03798" w:rsidR="00ED076A" w:rsidRPr="009E1FDF" w:rsidRDefault="0009333C" w:rsidP="0009333C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FDF">
        <w:rPr>
          <w:rFonts w:ascii="Times New Roman" w:eastAsia="Times New Roman" w:hAnsi="Times New Roman" w:cs="Times New Roman"/>
          <w:sz w:val="24"/>
          <w:szCs w:val="24"/>
        </w:rPr>
        <w:t>Bachelor of Science, Mechanical Engineering</w:t>
      </w:r>
      <w:r w:rsidR="4EB947C0" w:rsidRPr="009E1FD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="4EB947C0" w:rsidRPr="009E1FDF">
        <w:rPr>
          <w:rFonts w:ascii="Times New Roman" w:eastAsia="Times New Roman" w:hAnsi="Times New Roman" w:cs="Times New Roman"/>
          <w:b/>
          <w:bCs/>
          <w:sz w:val="24"/>
          <w:szCs w:val="24"/>
        </w:rPr>
        <w:t>GPA</w:t>
      </w:r>
      <w:r w:rsidR="4EB947C0" w:rsidRPr="009E1FDF">
        <w:rPr>
          <w:rFonts w:ascii="Times New Roman" w:eastAsia="Times New Roman" w:hAnsi="Times New Roman" w:cs="Times New Roman"/>
          <w:sz w:val="24"/>
          <w:szCs w:val="24"/>
        </w:rPr>
        <w:t>: 3.</w:t>
      </w:r>
      <w:r w:rsidR="00CB6592">
        <w:rPr>
          <w:rFonts w:ascii="Times New Roman" w:eastAsia="Times New Roman" w:hAnsi="Times New Roman" w:cs="Times New Roman"/>
          <w:sz w:val="24"/>
          <w:szCs w:val="24"/>
        </w:rPr>
        <w:t>7</w:t>
      </w:r>
      <w:r w:rsidR="00374848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3BC330D9" w14:textId="43894A2F" w:rsidR="0009333C" w:rsidRPr="009E1FDF" w:rsidRDefault="0009333C" w:rsidP="0009333C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F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Relevant coursework: </w:t>
      </w:r>
      <w:r w:rsidRPr="009E1FDF">
        <w:rPr>
          <w:rFonts w:ascii="Times New Roman" w:eastAsia="Times New Roman" w:hAnsi="Times New Roman" w:cs="Times New Roman"/>
          <w:sz w:val="24"/>
          <w:szCs w:val="24"/>
        </w:rPr>
        <w:t xml:space="preserve">Cornerstone of engineering, physics, calculus 1-3, </w:t>
      </w:r>
      <w:r w:rsidR="00AD01F1" w:rsidRPr="009E1FDF">
        <w:rPr>
          <w:rFonts w:ascii="Times New Roman" w:eastAsia="Times New Roman" w:hAnsi="Times New Roman" w:cs="Times New Roman"/>
          <w:sz w:val="24"/>
          <w:szCs w:val="24"/>
        </w:rPr>
        <w:t>general chemistry</w:t>
      </w:r>
    </w:p>
    <w:p w14:paraId="37CD052C" w14:textId="77777777" w:rsidR="0009333C" w:rsidRPr="009E1FDF" w:rsidRDefault="0009333C" w:rsidP="0009333C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764E6D" w14:textId="397A9FAE" w:rsidR="00B33194" w:rsidRPr="009E1FDF" w:rsidRDefault="00CE6F01" w:rsidP="00CE6F01">
      <w:pPr>
        <w:tabs>
          <w:tab w:val="right" w:pos="1107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E1F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Shrewsbury High School – </w:t>
      </w:r>
      <w:r w:rsidRPr="009E1FDF">
        <w:rPr>
          <w:rFonts w:ascii="Times New Roman" w:eastAsia="Times New Roman" w:hAnsi="Times New Roman" w:cs="Times New Roman"/>
          <w:sz w:val="24"/>
          <w:szCs w:val="24"/>
        </w:rPr>
        <w:t>Shrewsbury, MA</w:t>
      </w:r>
      <w:r w:rsidR="006E3082" w:rsidRPr="009E1FDF">
        <w:rPr>
          <w:rFonts w:ascii="Times New Roman" w:eastAsia="Times New Roman" w:hAnsi="Times New Roman" w:cs="Times New Roman"/>
          <w:sz w:val="24"/>
          <w:szCs w:val="24"/>
        </w:rPr>
        <w:tab/>
        <w:t>Class of 2025</w:t>
      </w:r>
    </w:p>
    <w:p w14:paraId="572C695C" w14:textId="74678E5A" w:rsidR="0014743C" w:rsidRPr="009E1FDF" w:rsidRDefault="006E3082" w:rsidP="0014743C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FDF">
        <w:rPr>
          <w:rFonts w:ascii="Times New Roman" w:eastAsia="Times New Roman" w:hAnsi="Times New Roman" w:cs="Times New Roman"/>
          <w:b/>
          <w:bCs/>
          <w:sz w:val="24"/>
          <w:szCs w:val="24"/>
        </w:rPr>
        <w:t>GPA:</w:t>
      </w:r>
      <w:r w:rsidRPr="009E1FDF">
        <w:rPr>
          <w:rFonts w:ascii="Times New Roman" w:eastAsia="Times New Roman" w:hAnsi="Times New Roman" w:cs="Times New Roman"/>
          <w:sz w:val="24"/>
          <w:szCs w:val="24"/>
        </w:rPr>
        <w:t xml:space="preserve"> 4.831</w:t>
      </w:r>
      <w:r w:rsidRPr="009E1F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E1FDF">
        <w:rPr>
          <w:rFonts w:ascii="Times New Roman" w:eastAsia="Times New Roman" w:hAnsi="Times New Roman" w:cs="Times New Roman"/>
          <w:sz w:val="24"/>
          <w:szCs w:val="24"/>
        </w:rPr>
        <w:t>(5-point weighted scale</w:t>
      </w:r>
      <w:r w:rsidR="72D787F8" w:rsidRPr="009E1FDF">
        <w:rPr>
          <w:rFonts w:ascii="Times New Roman" w:eastAsia="Times New Roman" w:hAnsi="Times New Roman" w:cs="Times New Roman"/>
          <w:sz w:val="24"/>
          <w:szCs w:val="24"/>
        </w:rPr>
        <w:t>)</w:t>
      </w:r>
      <w:r w:rsidR="407AB2F2" w:rsidRPr="009E1FD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="407AB2F2" w:rsidRPr="009E1FDF">
        <w:rPr>
          <w:rFonts w:ascii="Times New Roman" w:eastAsia="Times New Roman" w:hAnsi="Times New Roman" w:cs="Times New Roman"/>
          <w:b/>
          <w:bCs/>
          <w:sz w:val="24"/>
          <w:szCs w:val="24"/>
        </w:rPr>
        <w:t>SAT</w:t>
      </w:r>
      <w:r w:rsidR="407AB2F2" w:rsidRPr="009E1FDF">
        <w:rPr>
          <w:rFonts w:ascii="Times New Roman" w:eastAsia="Times New Roman" w:hAnsi="Times New Roman" w:cs="Times New Roman"/>
          <w:sz w:val="24"/>
          <w:szCs w:val="24"/>
        </w:rPr>
        <w:t>: 1520</w:t>
      </w:r>
    </w:p>
    <w:p w14:paraId="09753F6D" w14:textId="77777777" w:rsidR="00ED076A" w:rsidRPr="009E1FDF" w:rsidRDefault="006E3082" w:rsidP="00ED076A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FDF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Coursework:</w:t>
      </w:r>
      <w:r w:rsidRPr="009E1FDF">
        <w:rPr>
          <w:rFonts w:ascii="Times New Roman" w:eastAsia="Times New Roman" w:hAnsi="Times New Roman" w:cs="Times New Roman"/>
          <w:sz w:val="24"/>
          <w:szCs w:val="24"/>
        </w:rPr>
        <w:t xml:space="preserve"> AP Physics, AP Calculus, AP Biology, AP US History, AP Human Geography</w:t>
      </w:r>
    </w:p>
    <w:p w14:paraId="26491254" w14:textId="3C85B519" w:rsidR="00727280" w:rsidRPr="00727280" w:rsidRDefault="006E3082" w:rsidP="00727280">
      <w:pPr>
        <w:pStyle w:val="ListParagraph"/>
        <w:numPr>
          <w:ilvl w:val="0"/>
          <w:numId w:val="14"/>
        </w:numPr>
        <w:spacing w:after="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FDF">
        <w:rPr>
          <w:rFonts w:ascii="Times New Roman" w:eastAsia="Times New Roman" w:hAnsi="Times New Roman" w:cs="Times New Roman"/>
          <w:b/>
          <w:bCs/>
          <w:sz w:val="24"/>
          <w:szCs w:val="24"/>
        </w:rPr>
        <w:t>Honors</w:t>
      </w:r>
      <w:r w:rsidR="739CF0EC" w:rsidRPr="009E1F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Activities</w:t>
      </w:r>
      <w:r w:rsidR="72D787F8" w:rsidRPr="009E1F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72D787F8" w:rsidRPr="009E1F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3406C23" w:rsidRPr="009E1FDF">
        <w:rPr>
          <w:rFonts w:ascii="Times New Roman" w:eastAsia="Times New Roman" w:hAnsi="Times New Roman" w:cs="Times New Roman"/>
          <w:sz w:val="24"/>
          <w:szCs w:val="24"/>
        </w:rPr>
        <w:t>Eagle Scout (2024)</w:t>
      </w:r>
      <w:r w:rsidR="0014743C" w:rsidRPr="009E1FD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E1FDF">
        <w:rPr>
          <w:rFonts w:ascii="Times New Roman" w:eastAsia="Times New Roman" w:hAnsi="Times New Roman" w:cs="Times New Roman"/>
          <w:sz w:val="24"/>
          <w:szCs w:val="24"/>
        </w:rPr>
        <w:t xml:space="preserve"> National Honor Society, Tri-M Music Honor Society, Honor roll (highest honors, 2021-2025), </w:t>
      </w:r>
      <w:r w:rsidR="1E6A3D5A" w:rsidRPr="009E1FDF">
        <w:rPr>
          <w:rFonts w:ascii="Times New Roman" w:eastAsia="Times New Roman" w:hAnsi="Times New Roman" w:cs="Times New Roman"/>
          <w:sz w:val="24"/>
          <w:szCs w:val="24"/>
        </w:rPr>
        <w:t>Jazz Band, Honors Wind Ensemble, Ski</w:t>
      </w:r>
      <w:r w:rsidR="0014743C" w:rsidRPr="009E1FDF">
        <w:rPr>
          <w:rFonts w:ascii="Times New Roman" w:eastAsia="Times New Roman" w:hAnsi="Times New Roman" w:cs="Times New Roman"/>
          <w:sz w:val="24"/>
          <w:szCs w:val="24"/>
        </w:rPr>
        <w:t xml:space="preserve"> team</w:t>
      </w:r>
      <w:r w:rsidR="1E6A3D5A" w:rsidRPr="009E1F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1FDF">
        <w:rPr>
          <w:rFonts w:ascii="Times New Roman" w:eastAsia="Times New Roman" w:hAnsi="Times New Roman" w:cs="Times New Roman"/>
          <w:sz w:val="24"/>
          <w:szCs w:val="24"/>
        </w:rPr>
        <w:t>Massachusetts State Seal of Biliteracy in Spanish</w:t>
      </w:r>
      <w:r w:rsidR="00055188" w:rsidRPr="009E1FDF">
        <w:rPr>
          <w:rFonts w:ascii="Times New Roman" w:eastAsia="Times New Roman" w:hAnsi="Times New Roman" w:cs="Times New Roman"/>
          <w:sz w:val="24"/>
          <w:szCs w:val="24"/>
        </w:rPr>
        <w:t>, selected to attend Boys State</w:t>
      </w:r>
      <w:r w:rsidR="62359F34" w:rsidRPr="009E1FDF">
        <w:rPr>
          <w:rFonts w:ascii="Times New Roman" w:eastAsia="Times New Roman" w:hAnsi="Times New Roman" w:cs="Times New Roman"/>
          <w:sz w:val="24"/>
          <w:szCs w:val="24"/>
        </w:rPr>
        <w:t xml:space="preserve"> (202</w:t>
      </w:r>
      <w:r w:rsidR="0014743C" w:rsidRPr="009E1FDF">
        <w:rPr>
          <w:rFonts w:ascii="Times New Roman" w:eastAsia="Times New Roman" w:hAnsi="Times New Roman" w:cs="Times New Roman"/>
          <w:sz w:val="24"/>
          <w:szCs w:val="24"/>
        </w:rPr>
        <w:t>4</w:t>
      </w:r>
      <w:r w:rsidR="62359F34" w:rsidRPr="009E1F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5599C6" w14:textId="608746AF" w:rsidR="00361CEC" w:rsidRPr="009B3FAC" w:rsidRDefault="00361CEC" w:rsidP="00727280">
      <w:pPr>
        <w:spacing w:after="40" w:line="240" w:lineRule="auto"/>
        <w:rPr>
          <w:rFonts w:ascii="Times New Roman" w:eastAsia="Times New Roman" w:hAnsi="Times New Roman" w:cs="Times New Roman"/>
        </w:rPr>
      </w:pPr>
      <w:r w:rsidRPr="009B3FA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hidden="0" allowOverlap="1" wp14:anchorId="62C1C500" wp14:editId="78880279">
                <wp:simplePos x="0" y="0"/>
                <wp:positionH relativeFrom="column">
                  <wp:posOffset>-3810</wp:posOffset>
                </wp:positionH>
                <wp:positionV relativeFrom="paragraph">
                  <wp:posOffset>45720</wp:posOffset>
                </wp:positionV>
                <wp:extent cx="6867525" cy="45719"/>
                <wp:effectExtent l="0" t="0" r="28575" b="3111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7525" cy="45719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77EF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-.3pt;margin-top:3.6pt;width:540.75pt;height:3.6pt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" filled="t">
                <v:stroke joinstyle="miter"/>
              </v:shape>
            </w:pict>
          </mc:Fallback>
        </mc:AlternateContent>
      </w:r>
      <w:r w:rsidRPr="009B3FAC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14:paraId="03F90172" w14:textId="169C74C4" w:rsidR="00361CEC" w:rsidRPr="009B3FAC" w:rsidRDefault="0071760D" w:rsidP="00727280">
      <w:pPr>
        <w:spacing w:after="40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 w:rsidRPr="009B3FAC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EXPERIENCE</w:t>
      </w:r>
    </w:p>
    <w:p w14:paraId="02B934F4" w14:textId="77777777" w:rsidR="00361CEC" w:rsidRPr="009B3FAC" w:rsidRDefault="00361CEC" w:rsidP="00361CEC">
      <w:pPr>
        <w:spacing w:after="0"/>
        <w:jc w:val="center"/>
        <w:rPr>
          <w:rFonts w:ascii="Times New Roman" w:eastAsia="Times New Roman" w:hAnsi="Times New Roman" w:cs="Times New Roman"/>
          <w:b/>
          <w:smallCaps/>
        </w:rPr>
      </w:pPr>
    </w:p>
    <w:p w14:paraId="16313382" w14:textId="7C427E21" w:rsidR="00361CEC" w:rsidRPr="009B3FAC" w:rsidRDefault="001D172C" w:rsidP="00522453">
      <w:pPr>
        <w:tabs>
          <w:tab w:val="right" w:pos="1107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B3F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Northeastern University Mars Rover Team </w:t>
      </w:r>
      <w:r w:rsidRPr="009B3FAC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26106C01" w:rsidRPr="009B3FAC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9B3FAC">
        <w:rPr>
          <w:rFonts w:ascii="Times New Roman" w:eastAsia="Times New Roman" w:hAnsi="Times New Roman" w:cs="Times New Roman"/>
          <w:sz w:val="24"/>
          <w:szCs w:val="24"/>
        </w:rPr>
        <w:t xml:space="preserve">echanical </w:t>
      </w:r>
      <w:r w:rsidR="00653A83">
        <w:rPr>
          <w:rFonts w:ascii="Times New Roman" w:eastAsia="Times New Roman" w:hAnsi="Times New Roman" w:cs="Times New Roman"/>
          <w:sz w:val="24"/>
          <w:szCs w:val="24"/>
        </w:rPr>
        <w:t>Lead</w:t>
      </w:r>
      <w:r w:rsidR="00522453" w:rsidRPr="009B3FAC">
        <w:rPr>
          <w:rFonts w:ascii="Times New Roman" w:hAnsi="Times New Roman" w:cs="Times New Roman"/>
        </w:rPr>
        <w:t xml:space="preserve"> </w:t>
      </w:r>
      <w:r w:rsidR="00522453" w:rsidRPr="009B3FAC">
        <w:rPr>
          <w:rFonts w:ascii="Times New Roman" w:hAnsi="Times New Roman" w:cs="Times New Roman"/>
        </w:rPr>
        <w:tab/>
      </w:r>
      <w:r w:rsidR="00361CEC" w:rsidRPr="009B3FAC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9B3FAC">
        <w:rPr>
          <w:rFonts w:ascii="Times New Roman" w:eastAsia="Times New Roman" w:hAnsi="Times New Roman" w:cs="Times New Roman"/>
          <w:sz w:val="24"/>
          <w:szCs w:val="24"/>
        </w:rPr>
        <w:t>25</w:t>
      </w:r>
      <w:r w:rsidR="004E3CD1" w:rsidRPr="009B3FAC">
        <w:rPr>
          <w:rFonts w:ascii="Times New Roman" w:eastAsia="Times New Roman" w:hAnsi="Times New Roman" w:cs="Times New Roman"/>
          <w:sz w:val="24"/>
          <w:szCs w:val="24"/>
        </w:rPr>
        <w:t>–p</w:t>
      </w:r>
      <w:r w:rsidR="00361CEC" w:rsidRPr="009B3FAC">
        <w:rPr>
          <w:rFonts w:ascii="Times New Roman" w:eastAsia="Times New Roman" w:hAnsi="Times New Roman" w:cs="Times New Roman"/>
          <w:sz w:val="24"/>
          <w:szCs w:val="24"/>
        </w:rPr>
        <w:t>resen</w:t>
      </w:r>
      <w:r w:rsidR="004E3CD1" w:rsidRPr="009B3FAC">
        <w:rPr>
          <w:rFonts w:ascii="Times New Roman" w:eastAsia="Times New Roman" w:hAnsi="Times New Roman" w:cs="Times New Roman"/>
          <w:sz w:val="24"/>
          <w:szCs w:val="24"/>
        </w:rPr>
        <w:t>t</w:t>
      </w:r>
    </w:p>
    <w:p w14:paraId="0E02B0F0" w14:textId="15F7E108" w:rsidR="00361CEC" w:rsidRPr="009B3FAC" w:rsidRDefault="00626E99" w:rsidP="001D172C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3F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Worked on complete redesign of rover in preparation for </w:t>
      </w:r>
      <w:r w:rsidR="001B4003"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 w:rsidRPr="009B3F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niversity </w:t>
      </w:r>
      <w:r w:rsidR="001B4003">
        <w:rPr>
          <w:rFonts w:ascii="Times New Roman" w:eastAsia="Times New Roman" w:hAnsi="Times New Roman" w:cs="Times New Roman"/>
          <w:color w:val="000000"/>
          <w:sz w:val="24"/>
          <w:szCs w:val="24"/>
        </w:rPr>
        <w:t>Rover C</w:t>
      </w:r>
      <w:r w:rsidRPr="009B3FAC">
        <w:rPr>
          <w:rFonts w:ascii="Times New Roman" w:eastAsia="Times New Roman" w:hAnsi="Times New Roman" w:cs="Times New Roman"/>
          <w:color w:val="000000"/>
          <w:sz w:val="24"/>
          <w:szCs w:val="24"/>
        </w:rPr>
        <w:t>ompetition</w:t>
      </w:r>
    </w:p>
    <w:p w14:paraId="0140DB99" w14:textId="330340EF" w:rsidR="00C426E1" w:rsidRPr="00C426E1" w:rsidRDefault="00B0533D" w:rsidP="00C426E1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Developed</w:t>
      </w:r>
      <w:r w:rsidR="00ED4BEF" w:rsidRPr="009B3F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various hardware mounts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power distribution boards, cameras, and controllers. Designed </w:t>
      </w:r>
      <w:r w:rsidR="00890423" w:rsidRPr="009B3FAC">
        <w:rPr>
          <w:rFonts w:ascii="Times New Roman" w:eastAsia="Times New Roman" w:hAnsi="Times New Roman" w:cs="Times New Roman"/>
          <w:color w:val="000000"/>
          <w:sz w:val="24"/>
          <w:szCs w:val="24"/>
        </w:rPr>
        <w:t>in SolidWorks</w:t>
      </w:r>
      <w:r w:rsidR="00456421" w:rsidRPr="009B3F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F66D8F" w:rsidRPr="009B3FAC">
        <w:rPr>
          <w:rFonts w:ascii="Times New Roman" w:eastAsia="Times New Roman" w:hAnsi="Times New Roman" w:cs="Times New Roman"/>
          <w:color w:val="000000"/>
          <w:sz w:val="24"/>
          <w:szCs w:val="24"/>
        </w:rPr>
        <w:t>manufactured and integrated with existing systems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84AA275" w14:textId="38A9D75F" w:rsidR="00361CEC" w:rsidRPr="009B3FAC" w:rsidRDefault="006A63DD" w:rsidP="00522453">
      <w:pPr>
        <w:tabs>
          <w:tab w:val="right" w:pos="1107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B3FAC">
        <w:rPr>
          <w:rFonts w:ascii="Times New Roman" w:eastAsia="Times New Roman" w:hAnsi="Times New Roman" w:cs="Times New Roman"/>
          <w:b/>
          <w:bCs/>
          <w:sz w:val="24"/>
          <w:szCs w:val="24"/>
        </w:rPr>
        <w:t>Northeastern</w:t>
      </w:r>
      <w:r w:rsidR="001D172C" w:rsidRPr="009B3F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University Theme Park Engineering Club</w:t>
      </w:r>
      <w:r w:rsidR="00522453" w:rsidRPr="009B3FAC">
        <w:rPr>
          <w:rFonts w:ascii="Times New Roman" w:hAnsi="Times New Roman" w:cs="Times New Roman"/>
        </w:rPr>
        <w:t xml:space="preserve"> </w:t>
      </w:r>
      <w:r w:rsidR="006E2ECD" w:rsidRPr="009B3FAC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B71ADDF" w:rsidRPr="009B3FAC">
        <w:rPr>
          <w:rFonts w:ascii="Times New Roman" w:eastAsia="Times New Roman" w:hAnsi="Times New Roman" w:cs="Times New Roman"/>
          <w:sz w:val="24"/>
          <w:szCs w:val="24"/>
        </w:rPr>
        <w:t>M</w:t>
      </w:r>
      <w:r w:rsidR="006E2ECD" w:rsidRPr="009B3FAC">
        <w:rPr>
          <w:rFonts w:ascii="Times New Roman" w:eastAsia="Times New Roman" w:hAnsi="Times New Roman" w:cs="Times New Roman"/>
          <w:sz w:val="24"/>
          <w:szCs w:val="24"/>
        </w:rPr>
        <w:t xml:space="preserve">echanical </w:t>
      </w:r>
      <w:r w:rsidR="015DB570" w:rsidRPr="009B3FAC">
        <w:rPr>
          <w:rFonts w:ascii="Times New Roman" w:eastAsia="Times New Roman" w:hAnsi="Times New Roman" w:cs="Times New Roman"/>
          <w:sz w:val="24"/>
          <w:szCs w:val="24"/>
        </w:rPr>
        <w:t>E</w:t>
      </w:r>
      <w:r w:rsidR="006E2ECD" w:rsidRPr="009B3FAC">
        <w:rPr>
          <w:rFonts w:ascii="Times New Roman" w:eastAsia="Times New Roman" w:hAnsi="Times New Roman" w:cs="Times New Roman"/>
          <w:sz w:val="24"/>
          <w:szCs w:val="24"/>
        </w:rPr>
        <w:t>ngineer</w:t>
      </w:r>
      <w:r w:rsidR="00361CEC" w:rsidRPr="009B3FAC">
        <w:rPr>
          <w:rFonts w:ascii="Times New Roman" w:hAnsi="Times New Roman" w:cs="Times New Roman"/>
        </w:rPr>
        <w:tab/>
      </w:r>
      <w:r w:rsidR="00522453" w:rsidRPr="009B3FAC">
        <w:rPr>
          <w:rFonts w:ascii="Times New Roman" w:hAnsi="Times New Roman" w:cs="Times New Roman"/>
        </w:rPr>
        <w:t xml:space="preserve"> </w:t>
      </w:r>
      <w:r w:rsidR="00361CEC" w:rsidRPr="009B3FAC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1D172C" w:rsidRPr="009B3FAC">
        <w:rPr>
          <w:rFonts w:ascii="Times New Roman" w:eastAsia="Times New Roman" w:hAnsi="Times New Roman" w:cs="Times New Roman"/>
          <w:sz w:val="24"/>
          <w:szCs w:val="24"/>
        </w:rPr>
        <w:t>5</w:t>
      </w:r>
      <w:r w:rsidR="004E3CD1" w:rsidRPr="009B3FAC">
        <w:rPr>
          <w:rFonts w:ascii="Times New Roman" w:eastAsia="Times New Roman" w:hAnsi="Times New Roman" w:cs="Times New Roman"/>
          <w:sz w:val="24"/>
          <w:szCs w:val="24"/>
        </w:rPr>
        <w:t>–present</w:t>
      </w:r>
    </w:p>
    <w:p w14:paraId="5A8B6BA8" w14:textId="1AFB5532" w:rsidR="00361CEC" w:rsidRPr="009B3FAC" w:rsidRDefault="00F57627" w:rsidP="001D172C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</w:t>
      </w:r>
      <w:r w:rsidR="0023488C" w:rsidRPr="009B3FAC">
        <w:rPr>
          <w:rFonts w:ascii="Times New Roman" w:eastAsia="Times New Roman" w:hAnsi="Times New Roman" w:cs="Times New Roman"/>
          <w:sz w:val="24"/>
          <w:szCs w:val="24"/>
        </w:rPr>
        <w:t xml:space="preserve"> designing a scale model amusement park ride </w:t>
      </w:r>
      <w:r w:rsidR="0092068F" w:rsidRPr="009B3FAC">
        <w:rPr>
          <w:rFonts w:ascii="Times New Roman" w:eastAsia="Times New Roman" w:hAnsi="Times New Roman" w:cs="Times New Roman"/>
          <w:sz w:val="24"/>
          <w:szCs w:val="24"/>
        </w:rPr>
        <w:t>for</w:t>
      </w:r>
      <w:r w:rsidR="00350980" w:rsidRPr="009B3F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2395E">
        <w:rPr>
          <w:rFonts w:ascii="Times New Roman" w:eastAsia="Times New Roman" w:hAnsi="Times New Roman" w:cs="Times New Roman"/>
          <w:sz w:val="24"/>
          <w:szCs w:val="24"/>
        </w:rPr>
        <w:t>Ride Engineering</w:t>
      </w:r>
      <w:r w:rsidR="0092068F" w:rsidRPr="009B3F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2395E">
        <w:rPr>
          <w:rFonts w:ascii="Times New Roman" w:eastAsia="Times New Roman" w:hAnsi="Times New Roman" w:cs="Times New Roman"/>
          <w:sz w:val="24"/>
          <w:szCs w:val="24"/>
        </w:rPr>
        <w:t>C</w:t>
      </w:r>
      <w:r w:rsidR="0092068F" w:rsidRPr="009B3FAC">
        <w:rPr>
          <w:rFonts w:ascii="Times New Roman" w:eastAsia="Times New Roman" w:hAnsi="Times New Roman" w:cs="Times New Roman"/>
          <w:sz w:val="24"/>
          <w:szCs w:val="24"/>
        </w:rPr>
        <w:t>ompetition</w:t>
      </w:r>
    </w:p>
    <w:p w14:paraId="41B12189" w14:textId="38C23E9B" w:rsidR="0092068F" w:rsidRPr="009B3FAC" w:rsidRDefault="0092068F" w:rsidP="001D172C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3FAC">
        <w:rPr>
          <w:rFonts w:ascii="Times New Roman" w:eastAsia="Times New Roman" w:hAnsi="Times New Roman" w:cs="Times New Roman"/>
          <w:sz w:val="24"/>
          <w:szCs w:val="24"/>
        </w:rPr>
        <w:t xml:space="preserve">Reviewed ASTM standards </w:t>
      </w:r>
      <w:r w:rsidR="00835159" w:rsidRPr="009B3FAC">
        <w:rPr>
          <w:rFonts w:ascii="Times New Roman" w:eastAsia="Times New Roman" w:hAnsi="Times New Roman" w:cs="Times New Roman"/>
          <w:sz w:val="24"/>
          <w:szCs w:val="24"/>
        </w:rPr>
        <w:t>and verified compliance</w:t>
      </w:r>
      <w:r w:rsidR="00A226B7">
        <w:rPr>
          <w:rFonts w:ascii="Times New Roman" w:eastAsia="Times New Roman" w:hAnsi="Times New Roman" w:cs="Times New Roman"/>
          <w:sz w:val="24"/>
          <w:szCs w:val="24"/>
        </w:rPr>
        <w:t xml:space="preserve"> for our design</w:t>
      </w:r>
    </w:p>
    <w:p w14:paraId="119A2195" w14:textId="768CC472" w:rsidR="00A8631D" w:rsidRPr="00C426E1" w:rsidRDefault="00A8631D" w:rsidP="00C426E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3FAC">
        <w:rPr>
          <w:rFonts w:ascii="Times New Roman" w:eastAsia="Times New Roman" w:hAnsi="Times New Roman" w:cs="Times New Roman"/>
          <w:sz w:val="24"/>
          <w:szCs w:val="24"/>
        </w:rPr>
        <w:t xml:space="preserve">Designed and built an interactive </w:t>
      </w:r>
      <w:r w:rsidR="00350980" w:rsidRPr="009B3FAC">
        <w:rPr>
          <w:rFonts w:ascii="Times New Roman" w:eastAsia="Times New Roman" w:hAnsi="Times New Roman" w:cs="Times New Roman"/>
          <w:sz w:val="24"/>
          <w:szCs w:val="24"/>
        </w:rPr>
        <w:t xml:space="preserve">exhibit </w:t>
      </w:r>
      <w:r w:rsidR="001A1248" w:rsidRPr="009B3FAC">
        <w:rPr>
          <w:rFonts w:ascii="Times New Roman" w:eastAsia="Times New Roman" w:hAnsi="Times New Roman" w:cs="Times New Roman"/>
          <w:sz w:val="24"/>
          <w:szCs w:val="24"/>
        </w:rPr>
        <w:t>for a children’s engineering showcase</w:t>
      </w:r>
    </w:p>
    <w:p w14:paraId="06AB1A0E" w14:textId="77777777" w:rsidR="00C426E1" w:rsidRDefault="00C426E1" w:rsidP="00522453">
      <w:pPr>
        <w:tabs>
          <w:tab w:val="right" w:pos="11070"/>
        </w:tabs>
        <w:spacing w:after="0"/>
        <w:ind w:right="1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6F3916" w14:textId="1407B4AD" w:rsidR="00361CEC" w:rsidRPr="009B3FAC" w:rsidRDefault="00CE1E19" w:rsidP="00522453">
      <w:pPr>
        <w:tabs>
          <w:tab w:val="right" w:pos="11070"/>
        </w:tabs>
        <w:spacing w:after="0"/>
        <w:ind w:right="1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3FAC">
        <w:rPr>
          <w:rFonts w:ascii="Times New Roman" w:eastAsia="Times New Roman" w:hAnsi="Times New Roman" w:cs="Times New Roman"/>
          <w:b/>
          <w:bCs/>
          <w:sz w:val="24"/>
          <w:szCs w:val="24"/>
        </w:rPr>
        <w:t>Massachusetts Biomedical Initiatives</w:t>
      </w:r>
      <w:r w:rsidR="00346868" w:rsidRPr="009B3F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E6F01" w:rsidRPr="009B3FAC">
        <w:rPr>
          <w:rFonts w:ascii="Times New Roman" w:eastAsia="Times New Roman" w:hAnsi="Times New Roman" w:cs="Times New Roman"/>
          <w:sz w:val="24"/>
          <w:szCs w:val="24"/>
        </w:rPr>
        <w:t>(Worcester MA)</w:t>
      </w:r>
      <w:r w:rsidR="00CE6F01" w:rsidRPr="009B3F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46868" w:rsidRPr="009B3FAC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2E1F01" w:rsidRPr="009B3F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27B0" w:rsidRPr="009B3FAC">
        <w:rPr>
          <w:rFonts w:ascii="Times New Roman" w:eastAsia="Times New Roman" w:hAnsi="Times New Roman" w:cs="Times New Roman"/>
          <w:sz w:val="24"/>
          <w:szCs w:val="24"/>
        </w:rPr>
        <w:t>I</w:t>
      </w:r>
      <w:r w:rsidR="00346868" w:rsidRPr="009B3FAC">
        <w:rPr>
          <w:rFonts w:ascii="Times New Roman" w:eastAsia="Times New Roman" w:hAnsi="Times New Roman" w:cs="Times New Roman"/>
          <w:sz w:val="24"/>
          <w:szCs w:val="24"/>
        </w:rPr>
        <w:t>ntern</w:t>
      </w:r>
      <w:r w:rsidR="00522453" w:rsidRPr="009B3F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22453" w:rsidRPr="009B3FAC">
        <w:rPr>
          <w:rFonts w:ascii="Times New Roman" w:hAnsi="Times New Roman" w:cs="Times New Roman"/>
        </w:rPr>
        <w:tab/>
      </w:r>
      <w:r w:rsidR="00775C8B" w:rsidRPr="009B3FAC">
        <w:rPr>
          <w:rFonts w:ascii="Times New Roman" w:eastAsia="Times New Roman" w:hAnsi="Times New Roman" w:cs="Times New Roman"/>
          <w:sz w:val="24"/>
          <w:szCs w:val="24"/>
        </w:rPr>
        <w:t>May – August 2025</w:t>
      </w:r>
    </w:p>
    <w:p w14:paraId="6259D867" w14:textId="49D7008F" w:rsidR="00CE1E19" w:rsidRPr="009B3FAC" w:rsidRDefault="002643F1" w:rsidP="00FC048D">
      <w:pPr>
        <w:pStyle w:val="ListParagraph"/>
        <w:numPr>
          <w:ilvl w:val="0"/>
          <w:numId w:val="16"/>
        </w:numPr>
        <w:spacing w:after="0"/>
        <w:ind w:right="219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Leading procurement and planning </w:t>
      </w:r>
      <w:r w:rsidR="00DB39D5">
        <w:rPr>
          <w:rFonts w:ascii="Times New Roman" w:eastAsia="Times New Roman" w:hAnsi="Times New Roman" w:cs="Times New Roman"/>
          <w:sz w:val="24"/>
          <w:szCs w:val="24"/>
        </w:rPr>
        <w:t>for a biotech makerspace, including vendor selection, managing a ~$60k budget</w:t>
      </w:r>
      <w:r w:rsidR="007272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27280" w:rsidRPr="00727280">
        <w:rPr>
          <w:rFonts w:ascii="Times New Roman" w:eastAsia="Times New Roman" w:hAnsi="Times New Roman" w:cs="Times New Roman"/>
          <w:sz w:val="24"/>
          <w:szCs w:val="24"/>
        </w:rPr>
        <w:t>developing standardized operating procedures</w:t>
      </w:r>
      <w:r w:rsidR="00912E8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3522AA">
        <w:rPr>
          <w:rFonts w:ascii="Times New Roman" w:eastAsia="Times New Roman" w:hAnsi="Times New Roman" w:cs="Times New Roman"/>
          <w:sz w:val="24"/>
          <w:szCs w:val="24"/>
        </w:rPr>
        <w:t>equipment</w:t>
      </w:r>
      <w:r w:rsidR="00912E8F">
        <w:rPr>
          <w:rFonts w:ascii="Times New Roman" w:eastAsia="Times New Roman" w:hAnsi="Times New Roman" w:cs="Times New Roman"/>
          <w:sz w:val="24"/>
          <w:szCs w:val="24"/>
        </w:rPr>
        <w:t xml:space="preserve"> setup</w:t>
      </w:r>
    </w:p>
    <w:p w14:paraId="3B5BE005" w14:textId="31D65671" w:rsidR="00A56551" w:rsidRPr="009B3FAC" w:rsidRDefault="00A56551" w:rsidP="00B73DCD">
      <w:pPr>
        <w:pStyle w:val="ListParagraph"/>
        <w:numPr>
          <w:ilvl w:val="0"/>
          <w:numId w:val="16"/>
        </w:numPr>
        <w:spacing w:after="0"/>
        <w:ind w:right="226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3FAC">
        <w:rPr>
          <w:rFonts w:ascii="Times New Roman" w:eastAsia="Times New Roman" w:hAnsi="Times New Roman" w:cs="Times New Roman"/>
          <w:sz w:val="24"/>
          <w:szCs w:val="24"/>
        </w:rPr>
        <w:t xml:space="preserve">Gathered maintenance data </w:t>
      </w:r>
      <w:r w:rsidR="3BD28A2B" w:rsidRPr="2E3E3697">
        <w:rPr>
          <w:rFonts w:ascii="Times New Roman" w:eastAsia="Times New Roman" w:hAnsi="Times New Roman" w:cs="Times New Roman"/>
          <w:sz w:val="24"/>
          <w:szCs w:val="24"/>
        </w:rPr>
        <w:t>and created database</w:t>
      </w:r>
      <w:r w:rsidR="1F88F06D" w:rsidRPr="2E3E36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E682F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9B3FAC">
        <w:rPr>
          <w:rFonts w:ascii="Times New Roman" w:eastAsia="Times New Roman" w:hAnsi="Times New Roman" w:cs="Times New Roman"/>
          <w:sz w:val="24"/>
          <w:szCs w:val="24"/>
        </w:rPr>
        <w:t xml:space="preserve"> mechanical systems in </w:t>
      </w:r>
      <w:r w:rsidR="00772A43">
        <w:rPr>
          <w:rFonts w:ascii="Times New Roman" w:eastAsia="Times New Roman" w:hAnsi="Times New Roman" w:cs="Times New Roman"/>
          <w:sz w:val="24"/>
          <w:szCs w:val="24"/>
        </w:rPr>
        <w:t xml:space="preserve">biotech </w:t>
      </w:r>
      <w:r w:rsidRPr="009B3FAC">
        <w:rPr>
          <w:rFonts w:ascii="Times New Roman" w:eastAsia="Times New Roman" w:hAnsi="Times New Roman" w:cs="Times New Roman"/>
          <w:sz w:val="24"/>
          <w:szCs w:val="24"/>
        </w:rPr>
        <w:t>lab buildings</w:t>
      </w:r>
    </w:p>
    <w:p w14:paraId="4EEDCFAB" w14:textId="77777777" w:rsidR="00361CEC" w:rsidRPr="009B3FAC" w:rsidRDefault="00361CEC" w:rsidP="00361CE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B3FAC">
        <w:rPr>
          <w:rFonts w:ascii="Times New Roman" w:hAnsi="Times New Roman" w:cs="Times New Roman"/>
          <w:noProof/>
        </w:rPr>
        <w:drawing>
          <wp:inline distT="0" distB="0" distL="114300" distR="114300" wp14:anchorId="6FE6AF1F" wp14:editId="7FD92966">
            <wp:extent cx="6885940" cy="285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85940" cy="2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3FD68" w14:textId="6EDC740F" w:rsidR="00361CEC" w:rsidRPr="009B3FAC" w:rsidRDefault="0071760D" w:rsidP="00644E2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B3FAC">
        <w:rPr>
          <w:rFonts w:ascii="Times New Roman" w:eastAsia="Times New Roman" w:hAnsi="Times New Roman" w:cs="Times New Roman"/>
          <w:b/>
          <w:bCs/>
          <w:sz w:val="28"/>
          <w:szCs w:val="28"/>
        </w:rPr>
        <w:t>SKILLS</w:t>
      </w:r>
    </w:p>
    <w:p w14:paraId="638EB31A" w14:textId="38DF442F" w:rsidR="000932B8" w:rsidRPr="009B3FAC" w:rsidRDefault="00412DDF" w:rsidP="00BA32D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9B3FAC">
        <w:rPr>
          <w:rFonts w:ascii="Times New Roman" w:hAnsi="Times New Roman" w:cs="Times New Roman"/>
          <w:b/>
          <w:bCs/>
          <w:color w:val="000000"/>
          <w:sz w:val="24"/>
          <w:szCs w:val="24"/>
        </w:rPr>
        <w:t>Software</w:t>
      </w:r>
      <w:r w:rsidR="00764F9B" w:rsidRPr="009B3FAC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9B3FA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D160F" w:rsidRPr="009B3FAC">
        <w:rPr>
          <w:rFonts w:ascii="Times New Roman" w:hAnsi="Times New Roman" w:cs="Times New Roman"/>
          <w:color w:val="000000"/>
          <w:sz w:val="24"/>
          <w:szCs w:val="24"/>
        </w:rPr>
        <w:t>SolidWorks</w:t>
      </w:r>
      <w:r w:rsidR="001402D1" w:rsidRPr="009B3FAC">
        <w:rPr>
          <w:rFonts w:ascii="Times New Roman" w:hAnsi="Times New Roman" w:cs="Times New Roman"/>
          <w:color w:val="000000"/>
          <w:sz w:val="24"/>
          <w:szCs w:val="24"/>
        </w:rPr>
        <w:t xml:space="preserve"> (CSWA</w:t>
      </w:r>
      <w:r w:rsidR="00C77C68" w:rsidRPr="009B3FAC">
        <w:rPr>
          <w:rFonts w:ascii="Times New Roman" w:hAnsi="Times New Roman" w:cs="Times New Roman"/>
          <w:color w:val="000000"/>
          <w:sz w:val="24"/>
          <w:szCs w:val="24"/>
        </w:rPr>
        <w:t xml:space="preserve"> certified</w:t>
      </w:r>
      <w:r w:rsidR="001402D1" w:rsidRPr="009B3FAC">
        <w:rPr>
          <w:rFonts w:ascii="Times New Roman" w:hAnsi="Times New Roman" w:cs="Times New Roman"/>
          <w:color w:val="000000"/>
          <w:sz w:val="24"/>
          <w:szCs w:val="24"/>
        </w:rPr>
        <w:t>), Fusion</w:t>
      </w:r>
      <w:r w:rsidR="003D160F" w:rsidRPr="009B3FAC">
        <w:rPr>
          <w:rFonts w:ascii="Times New Roman" w:hAnsi="Times New Roman" w:cs="Times New Roman"/>
          <w:color w:val="000000"/>
          <w:sz w:val="24"/>
          <w:szCs w:val="24"/>
        </w:rPr>
        <w:t xml:space="preserve"> 360</w:t>
      </w:r>
      <w:r w:rsidR="000463EC" w:rsidRPr="009B3FA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A238A1" w:rsidRPr="009B3FAC">
        <w:rPr>
          <w:rFonts w:ascii="Times New Roman" w:hAnsi="Times New Roman" w:cs="Times New Roman"/>
          <w:color w:val="000000"/>
          <w:sz w:val="24"/>
          <w:szCs w:val="24"/>
        </w:rPr>
        <w:t xml:space="preserve">AutoCAD, </w:t>
      </w:r>
      <w:r w:rsidR="00871CF8" w:rsidRPr="009B3FAC">
        <w:rPr>
          <w:rFonts w:ascii="Times New Roman" w:hAnsi="Times New Roman" w:cs="Times New Roman"/>
          <w:color w:val="000000"/>
          <w:sz w:val="24"/>
          <w:szCs w:val="24"/>
        </w:rPr>
        <w:t xml:space="preserve">Adobe suite, </w:t>
      </w:r>
      <w:r w:rsidR="003D160F" w:rsidRPr="009B3FAC">
        <w:rPr>
          <w:rFonts w:ascii="Times New Roman" w:hAnsi="Times New Roman" w:cs="Times New Roman"/>
          <w:color w:val="000000"/>
          <w:sz w:val="24"/>
          <w:szCs w:val="24"/>
        </w:rPr>
        <w:t>Microsoft Office</w:t>
      </w:r>
      <w:r w:rsidR="00BA32D8" w:rsidRPr="009B3FA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352C48" w:rsidRPr="009B3FAC">
        <w:rPr>
          <w:rFonts w:ascii="Times New Roman" w:hAnsi="Times New Roman" w:cs="Times New Roman"/>
          <w:color w:val="000000"/>
          <w:sz w:val="24"/>
          <w:szCs w:val="24"/>
        </w:rPr>
        <w:t xml:space="preserve">MATLAB, </w:t>
      </w:r>
      <w:r w:rsidR="000932B8" w:rsidRPr="009B3FAC">
        <w:rPr>
          <w:rFonts w:ascii="Times New Roman" w:hAnsi="Times New Roman" w:cs="Times New Roman"/>
          <w:color w:val="000000"/>
          <w:sz w:val="24"/>
          <w:szCs w:val="24"/>
        </w:rPr>
        <w:t>Python, C++</w:t>
      </w:r>
    </w:p>
    <w:p w14:paraId="2609C8F0" w14:textId="29ECFE14" w:rsidR="00B23D92" w:rsidRPr="009B3FAC" w:rsidRDefault="00764F9B" w:rsidP="00764F9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9B3FAC">
        <w:rPr>
          <w:rFonts w:ascii="Times New Roman" w:hAnsi="Times New Roman" w:cs="Times New Roman"/>
          <w:b/>
          <w:bCs/>
          <w:color w:val="000000"/>
          <w:sz w:val="24"/>
          <w:szCs w:val="24"/>
        </w:rPr>
        <w:t>Equipment</w:t>
      </w:r>
      <w:r w:rsidR="00412DDF" w:rsidRPr="009B3FAC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Pr="009B3FA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3D92" w:rsidRPr="009B3FAC">
        <w:rPr>
          <w:rFonts w:ascii="Times New Roman" w:hAnsi="Times New Roman" w:cs="Times New Roman"/>
          <w:color w:val="000000"/>
          <w:sz w:val="24"/>
          <w:szCs w:val="24"/>
        </w:rPr>
        <w:t>3D printing (FDM, SLA), laser cutting,</w:t>
      </w:r>
      <w:r w:rsidR="005566E7">
        <w:rPr>
          <w:rFonts w:ascii="Times New Roman" w:hAnsi="Times New Roman" w:cs="Times New Roman"/>
          <w:color w:val="000000"/>
          <w:sz w:val="24"/>
          <w:szCs w:val="24"/>
        </w:rPr>
        <w:t xml:space="preserve"> CNC mill,</w:t>
      </w:r>
      <w:r w:rsidR="00B23D92" w:rsidRPr="009B3FA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D172C" w:rsidRPr="009B3FAC">
        <w:rPr>
          <w:rFonts w:ascii="Times New Roman" w:hAnsi="Times New Roman" w:cs="Times New Roman"/>
          <w:color w:val="000000"/>
          <w:sz w:val="24"/>
          <w:szCs w:val="24"/>
        </w:rPr>
        <w:t xml:space="preserve">microcontrollers (Arduino, </w:t>
      </w:r>
      <w:r w:rsidR="006067B1" w:rsidRPr="009B3FAC">
        <w:rPr>
          <w:rFonts w:ascii="Times New Roman" w:hAnsi="Times New Roman" w:cs="Times New Roman"/>
          <w:color w:val="000000"/>
          <w:sz w:val="24"/>
          <w:szCs w:val="24"/>
        </w:rPr>
        <w:t xml:space="preserve">Raspberry </w:t>
      </w:r>
      <w:r w:rsidR="001D172C" w:rsidRPr="009B3FAC">
        <w:rPr>
          <w:rFonts w:ascii="Times New Roman" w:hAnsi="Times New Roman" w:cs="Times New Roman"/>
          <w:color w:val="000000"/>
          <w:sz w:val="24"/>
          <w:szCs w:val="24"/>
        </w:rPr>
        <w:t>Pi)</w:t>
      </w:r>
    </w:p>
    <w:p w14:paraId="11F7E0C6" w14:textId="2FA1FAD8" w:rsidR="00BA32D8" w:rsidRPr="009B3FAC" w:rsidRDefault="00BA32D8" w:rsidP="00764F9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9B3FAC">
        <w:rPr>
          <w:rFonts w:ascii="Times New Roman" w:hAnsi="Times New Roman" w:cs="Times New Roman"/>
          <w:b/>
          <w:bCs/>
          <w:color w:val="000000"/>
          <w:sz w:val="24"/>
          <w:szCs w:val="24"/>
        </w:rPr>
        <w:t>Languages:</w:t>
      </w:r>
      <w:r w:rsidRPr="009B3FAC">
        <w:rPr>
          <w:rFonts w:ascii="Times New Roman" w:hAnsi="Times New Roman" w:cs="Times New Roman"/>
          <w:color w:val="000000"/>
          <w:sz w:val="24"/>
          <w:szCs w:val="24"/>
        </w:rPr>
        <w:t xml:space="preserve"> Spanish (working proficiency)</w:t>
      </w:r>
    </w:p>
    <w:p w14:paraId="24A7698A" w14:textId="77777777" w:rsidR="007A7CCB" w:rsidRPr="009B3FAC" w:rsidRDefault="007A7CCB" w:rsidP="007A7C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B3FAC">
        <w:rPr>
          <w:rFonts w:ascii="Times New Roman" w:hAnsi="Times New Roman" w:cs="Times New Roman"/>
          <w:noProof/>
        </w:rPr>
        <w:drawing>
          <wp:inline distT="0" distB="0" distL="114300" distR="114300" wp14:anchorId="2563D506" wp14:editId="01EFFABC">
            <wp:extent cx="6885940" cy="28575"/>
            <wp:effectExtent l="0" t="0" r="0" b="0"/>
            <wp:docPr id="165148078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85940" cy="2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F707B" w14:textId="6BEED663" w:rsidR="000367CE" w:rsidRPr="009B3FAC" w:rsidRDefault="00061860" w:rsidP="002D764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B3FAC">
        <w:rPr>
          <w:rFonts w:ascii="Times New Roman" w:eastAsia="Times New Roman" w:hAnsi="Times New Roman" w:cs="Times New Roman"/>
          <w:b/>
          <w:bCs/>
          <w:sz w:val="28"/>
          <w:szCs w:val="28"/>
        </w:rPr>
        <w:t>INTERESTS</w:t>
      </w:r>
    </w:p>
    <w:p w14:paraId="4F5EAB10" w14:textId="6D712CD7" w:rsidR="002D7640" w:rsidRPr="009B3FAC" w:rsidRDefault="1C419F7F" w:rsidP="002D7640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smallCaps/>
          <w:sz w:val="24"/>
          <w:szCs w:val="24"/>
        </w:rPr>
      </w:pPr>
      <w:r w:rsidRPr="2E3E3697">
        <w:rPr>
          <w:rFonts w:ascii="Times New Roman" w:eastAsia="Times New Roman" w:hAnsi="Times New Roman" w:cs="Times New Roman"/>
          <w:sz w:val="24"/>
          <w:szCs w:val="24"/>
        </w:rPr>
        <w:t xml:space="preserve">Downhill </w:t>
      </w:r>
      <w:r w:rsidR="6C384242" w:rsidRPr="2E3E3697">
        <w:rPr>
          <w:rFonts w:ascii="Times New Roman" w:eastAsia="Times New Roman" w:hAnsi="Times New Roman" w:cs="Times New Roman"/>
          <w:sz w:val="24"/>
          <w:szCs w:val="24"/>
        </w:rPr>
        <w:t>Skiing</w:t>
      </w:r>
      <w:r w:rsidR="762FAEAF" w:rsidRPr="2E3E3697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="6C384242" w:rsidRPr="2E3E36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E8B2F73" w:rsidRPr="2E3E3697">
        <w:rPr>
          <w:rFonts w:ascii="Times New Roman" w:eastAsia="Times New Roman" w:hAnsi="Times New Roman" w:cs="Times New Roman"/>
          <w:sz w:val="24"/>
          <w:szCs w:val="24"/>
        </w:rPr>
        <w:t>S</w:t>
      </w:r>
      <w:r w:rsidR="6C384242" w:rsidRPr="2E3E3697">
        <w:rPr>
          <w:rFonts w:ascii="Times New Roman" w:eastAsia="Times New Roman" w:hAnsi="Times New Roman" w:cs="Times New Roman"/>
          <w:sz w:val="24"/>
          <w:szCs w:val="24"/>
        </w:rPr>
        <w:t xml:space="preserve">ki </w:t>
      </w:r>
      <w:r w:rsidR="1F74E1E8" w:rsidRPr="2E3E3697">
        <w:rPr>
          <w:rFonts w:ascii="Times New Roman" w:eastAsia="Times New Roman" w:hAnsi="Times New Roman" w:cs="Times New Roman"/>
          <w:sz w:val="24"/>
          <w:szCs w:val="24"/>
        </w:rPr>
        <w:t>R</w:t>
      </w:r>
      <w:r w:rsidR="6C384242" w:rsidRPr="2E3E3697">
        <w:rPr>
          <w:rFonts w:ascii="Times New Roman" w:eastAsia="Times New Roman" w:hAnsi="Times New Roman" w:cs="Times New Roman"/>
          <w:sz w:val="24"/>
          <w:szCs w:val="24"/>
        </w:rPr>
        <w:t>acing</w:t>
      </w:r>
      <w:ins w:id="0" w:author="chuck" w:date="2026-03-29T17:29:00Z" w16du:dateUtc="2026-03-29T17:29:01Z">
        <w:r w:rsidR="6DACDEC4" w:rsidRPr="2E3E3697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ins>
    </w:p>
    <w:p w14:paraId="1C3CCA69" w14:textId="4AEABD81" w:rsidR="009B3FAC" w:rsidRPr="006D69D7" w:rsidRDefault="009B3FAC" w:rsidP="006D69D7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Hiking</w:t>
      </w:r>
      <w:r w:rsidR="006D69D7">
        <w:rPr>
          <w:rFonts w:ascii="Times New Roman" w:eastAsia="Times New Roman" w:hAnsi="Times New Roman" w:cs="Times New Roman"/>
          <w:sz w:val="24"/>
          <w:szCs w:val="24"/>
        </w:rPr>
        <w:t>, traveling</w:t>
      </w:r>
    </w:p>
    <w:p w14:paraId="5629BEFC" w14:textId="7BBCA663" w:rsidR="00CE4C06" w:rsidRPr="00CE4C06" w:rsidRDefault="00EF38C4" w:rsidP="00CE4C06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Music</w:t>
      </w:r>
      <w:r w:rsidR="00005AF8">
        <w:rPr>
          <w:rFonts w:ascii="Times New Roman" w:eastAsia="Times New Roman" w:hAnsi="Times New Roman" w:cs="Times New Roman"/>
          <w:sz w:val="24"/>
          <w:szCs w:val="24"/>
        </w:rPr>
        <w:t xml:space="preserve">, playing </w:t>
      </w:r>
      <w:r>
        <w:rPr>
          <w:rFonts w:ascii="Times New Roman" w:eastAsia="Times New Roman" w:hAnsi="Times New Roman" w:cs="Times New Roman"/>
          <w:sz w:val="24"/>
          <w:szCs w:val="24"/>
        </w:rPr>
        <w:t>trumpet</w:t>
      </w:r>
    </w:p>
    <w:sectPr w:rsidR="00CE4C06" w:rsidRPr="00CE4C06" w:rsidSect="00ED076A">
      <w:pgSz w:w="12240" w:h="15840" w:code="1"/>
      <w:pgMar w:top="432" w:right="432" w:bottom="432" w:left="432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B6493BE-ED39-4E5F-B8AE-6D0E0B1CEA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89CE8A6-00CE-45E9-9ED3-070F36F956FA}"/>
    <w:embedBold r:id="rId3" w:fontKey="{81E6B175-E8D9-4CAE-A4D6-D249A034E8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B4044A6-401B-47B4-93EF-FCDB0F44977A}"/>
    <w:embedItalic r:id="rId5" w:fontKey="{436A2B85-9AF1-4A37-9834-D18A24EEA1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7A9BFA6-AD7D-4D1C-8CC1-DA8F89931800}"/>
    <w:embedBold r:id="rId7" w:fontKey="{10816657-520A-4417-9646-E0A30AAA9C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C68"/>
    <w:multiLevelType w:val="hybridMultilevel"/>
    <w:tmpl w:val="6AB055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A021C9"/>
    <w:multiLevelType w:val="multilevel"/>
    <w:tmpl w:val="AD7E3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76770E"/>
    <w:multiLevelType w:val="hybridMultilevel"/>
    <w:tmpl w:val="11FC3C60"/>
    <w:lvl w:ilvl="0" w:tplc="C1568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F260A"/>
    <w:multiLevelType w:val="hybridMultilevel"/>
    <w:tmpl w:val="A89C0EEE"/>
    <w:lvl w:ilvl="0" w:tplc="44EEF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440E4"/>
    <w:multiLevelType w:val="hybridMultilevel"/>
    <w:tmpl w:val="3BA0F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3615F"/>
    <w:multiLevelType w:val="multilevel"/>
    <w:tmpl w:val="F81E4C7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Noto Sans Symbols" w:hAnsi="Times New Roman" w:cs="Times New Roman" w:hint="default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2F8D766A"/>
    <w:multiLevelType w:val="hybridMultilevel"/>
    <w:tmpl w:val="4A8685F6"/>
    <w:lvl w:ilvl="0" w:tplc="9A04F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394A4A"/>
    <w:multiLevelType w:val="hybridMultilevel"/>
    <w:tmpl w:val="69DC772A"/>
    <w:lvl w:ilvl="0" w:tplc="4C7C9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13010"/>
    <w:multiLevelType w:val="hybridMultilevel"/>
    <w:tmpl w:val="FFFFFFFF"/>
    <w:lvl w:ilvl="0" w:tplc="BBD439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FA487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4E0D33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80008F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166275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F02A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A0EFA8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346B0E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552AF9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8F7114"/>
    <w:multiLevelType w:val="hybridMultilevel"/>
    <w:tmpl w:val="BE6A5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E7B6A"/>
    <w:multiLevelType w:val="hybridMultilevel"/>
    <w:tmpl w:val="DF64A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893BC5"/>
    <w:multiLevelType w:val="hybridMultilevel"/>
    <w:tmpl w:val="23DE88F6"/>
    <w:lvl w:ilvl="0" w:tplc="EA320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115293"/>
    <w:multiLevelType w:val="hybridMultilevel"/>
    <w:tmpl w:val="34E21A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11D6CB2"/>
    <w:multiLevelType w:val="multilevel"/>
    <w:tmpl w:val="C1DED3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6416696F"/>
    <w:multiLevelType w:val="hybridMultilevel"/>
    <w:tmpl w:val="EF02C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DB25AF"/>
    <w:multiLevelType w:val="multilevel"/>
    <w:tmpl w:val="D6668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6F491EF0"/>
    <w:multiLevelType w:val="hybridMultilevel"/>
    <w:tmpl w:val="187E0A58"/>
    <w:lvl w:ilvl="0" w:tplc="C1568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E26B87"/>
    <w:multiLevelType w:val="hybridMultilevel"/>
    <w:tmpl w:val="E3B41AE2"/>
    <w:lvl w:ilvl="0" w:tplc="4C7C9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4D71A3"/>
    <w:multiLevelType w:val="hybridMultilevel"/>
    <w:tmpl w:val="822A0512"/>
    <w:lvl w:ilvl="0" w:tplc="4C7C9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276541">
    <w:abstractNumId w:val="1"/>
  </w:num>
  <w:num w:numId="2" w16cid:durableId="1035303831">
    <w:abstractNumId w:val="13"/>
  </w:num>
  <w:num w:numId="3" w16cid:durableId="1249196673">
    <w:abstractNumId w:val="15"/>
  </w:num>
  <w:num w:numId="4" w16cid:durableId="1475372961">
    <w:abstractNumId w:val="12"/>
  </w:num>
  <w:num w:numId="5" w16cid:durableId="20664417">
    <w:abstractNumId w:val="14"/>
  </w:num>
  <w:num w:numId="6" w16cid:durableId="1180506464">
    <w:abstractNumId w:val="3"/>
  </w:num>
  <w:num w:numId="7" w16cid:durableId="1193108490">
    <w:abstractNumId w:val="5"/>
  </w:num>
  <w:num w:numId="8" w16cid:durableId="1596133027">
    <w:abstractNumId w:val="7"/>
  </w:num>
  <w:num w:numId="9" w16cid:durableId="1359699423">
    <w:abstractNumId w:val="17"/>
  </w:num>
  <w:num w:numId="10" w16cid:durableId="1864510612">
    <w:abstractNumId w:val="11"/>
  </w:num>
  <w:num w:numId="11" w16cid:durableId="380521931">
    <w:abstractNumId w:val="6"/>
  </w:num>
  <w:num w:numId="12" w16cid:durableId="296885156">
    <w:abstractNumId w:val="4"/>
  </w:num>
  <w:num w:numId="13" w16cid:durableId="1395469807">
    <w:abstractNumId w:val="18"/>
  </w:num>
  <w:num w:numId="14" w16cid:durableId="690111355">
    <w:abstractNumId w:val="8"/>
  </w:num>
  <w:num w:numId="15" w16cid:durableId="1602643450">
    <w:abstractNumId w:val="0"/>
  </w:num>
  <w:num w:numId="16" w16cid:durableId="689062000">
    <w:abstractNumId w:val="9"/>
  </w:num>
  <w:num w:numId="17" w16cid:durableId="39518841">
    <w:abstractNumId w:val="2"/>
  </w:num>
  <w:num w:numId="18" w16cid:durableId="675420430">
    <w:abstractNumId w:val="16"/>
  </w:num>
  <w:num w:numId="19" w16cid:durableId="8568437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9CC"/>
    <w:rsid w:val="00003957"/>
    <w:rsid w:val="00005AF8"/>
    <w:rsid w:val="00011135"/>
    <w:rsid w:val="000367CE"/>
    <w:rsid w:val="00045F36"/>
    <w:rsid w:val="000463EC"/>
    <w:rsid w:val="00055188"/>
    <w:rsid w:val="00061860"/>
    <w:rsid w:val="00065247"/>
    <w:rsid w:val="000932B8"/>
    <w:rsid w:val="0009333C"/>
    <w:rsid w:val="000973E7"/>
    <w:rsid w:val="000A258C"/>
    <w:rsid w:val="000A3B5C"/>
    <w:rsid w:val="000A70F8"/>
    <w:rsid w:val="000B4D4B"/>
    <w:rsid w:val="000F7F97"/>
    <w:rsid w:val="001103CF"/>
    <w:rsid w:val="00121F41"/>
    <w:rsid w:val="001402D1"/>
    <w:rsid w:val="00144FEF"/>
    <w:rsid w:val="0014743C"/>
    <w:rsid w:val="001923FB"/>
    <w:rsid w:val="00192497"/>
    <w:rsid w:val="001A1248"/>
    <w:rsid w:val="001B0C35"/>
    <w:rsid w:val="001B4003"/>
    <w:rsid w:val="001B46E7"/>
    <w:rsid w:val="001D172C"/>
    <w:rsid w:val="001F15CC"/>
    <w:rsid w:val="00217832"/>
    <w:rsid w:val="002323C0"/>
    <w:rsid w:val="0023488C"/>
    <w:rsid w:val="002643F1"/>
    <w:rsid w:val="00277A0E"/>
    <w:rsid w:val="002A5623"/>
    <w:rsid w:val="002A7EC2"/>
    <w:rsid w:val="002B2981"/>
    <w:rsid w:val="002D7640"/>
    <w:rsid w:val="002E1F01"/>
    <w:rsid w:val="002E3B7A"/>
    <w:rsid w:val="002E63D5"/>
    <w:rsid w:val="00301260"/>
    <w:rsid w:val="0032395E"/>
    <w:rsid w:val="003444FD"/>
    <w:rsid w:val="00346868"/>
    <w:rsid w:val="003472F2"/>
    <w:rsid w:val="00350980"/>
    <w:rsid w:val="003522AA"/>
    <w:rsid w:val="00352C48"/>
    <w:rsid w:val="00361CEC"/>
    <w:rsid w:val="003702E1"/>
    <w:rsid w:val="00374848"/>
    <w:rsid w:val="0038FEE5"/>
    <w:rsid w:val="003D10C6"/>
    <w:rsid w:val="003D160F"/>
    <w:rsid w:val="003F5CB0"/>
    <w:rsid w:val="00412DDF"/>
    <w:rsid w:val="004452AB"/>
    <w:rsid w:val="0045382F"/>
    <w:rsid w:val="00456421"/>
    <w:rsid w:val="00476781"/>
    <w:rsid w:val="00483020"/>
    <w:rsid w:val="004E3CD1"/>
    <w:rsid w:val="00522453"/>
    <w:rsid w:val="005566E7"/>
    <w:rsid w:val="0059376D"/>
    <w:rsid w:val="00594029"/>
    <w:rsid w:val="005A0AFF"/>
    <w:rsid w:val="005C7603"/>
    <w:rsid w:val="006067B1"/>
    <w:rsid w:val="0061474D"/>
    <w:rsid w:val="00626E99"/>
    <w:rsid w:val="0063392B"/>
    <w:rsid w:val="00636728"/>
    <w:rsid w:val="006430AB"/>
    <w:rsid w:val="00644741"/>
    <w:rsid w:val="00644E20"/>
    <w:rsid w:val="006453F8"/>
    <w:rsid w:val="00653A83"/>
    <w:rsid w:val="00654CF7"/>
    <w:rsid w:val="00656550"/>
    <w:rsid w:val="00674E40"/>
    <w:rsid w:val="0069287A"/>
    <w:rsid w:val="006A63DD"/>
    <w:rsid w:val="006D69D7"/>
    <w:rsid w:val="006E1AA3"/>
    <w:rsid w:val="006E2ECD"/>
    <w:rsid w:val="006E3082"/>
    <w:rsid w:val="006E3757"/>
    <w:rsid w:val="006F7777"/>
    <w:rsid w:val="0071760D"/>
    <w:rsid w:val="00726DFE"/>
    <w:rsid w:val="00727280"/>
    <w:rsid w:val="0073613C"/>
    <w:rsid w:val="007512BD"/>
    <w:rsid w:val="007563C9"/>
    <w:rsid w:val="00764F9B"/>
    <w:rsid w:val="00772A43"/>
    <w:rsid w:val="00774ABB"/>
    <w:rsid w:val="00775C8B"/>
    <w:rsid w:val="007A7CCB"/>
    <w:rsid w:val="007C70F8"/>
    <w:rsid w:val="007D2DC3"/>
    <w:rsid w:val="007D7B9D"/>
    <w:rsid w:val="007E0F7F"/>
    <w:rsid w:val="007F27B0"/>
    <w:rsid w:val="008057BB"/>
    <w:rsid w:val="00813E5F"/>
    <w:rsid w:val="00814329"/>
    <w:rsid w:val="008173C2"/>
    <w:rsid w:val="00817B7B"/>
    <w:rsid w:val="00835159"/>
    <w:rsid w:val="00850D41"/>
    <w:rsid w:val="00854CBB"/>
    <w:rsid w:val="00871CF8"/>
    <w:rsid w:val="00890423"/>
    <w:rsid w:val="0089176B"/>
    <w:rsid w:val="0089314D"/>
    <w:rsid w:val="008935DF"/>
    <w:rsid w:val="00894B7E"/>
    <w:rsid w:val="00895AD4"/>
    <w:rsid w:val="00895D6C"/>
    <w:rsid w:val="008A539E"/>
    <w:rsid w:val="008A7675"/>
    <w:rsid w:val="008D22F9"/>
    <w:rsid w:val="008D7856"/>
    <w:rsid w:val="008F38EF"/>
    <w:rsid w:val="009113B6"/>
    <w:rsid w:val="00912E8F"/>
    <w:rsid w:val="00913AD2"/>
    <w:rsid w:val="0092068F"/>
    <w:rsid w:val="00970B14"/>
    <w:rsid w:val="009759CC"/>
    <w:rsid w:val="00980E90"/>
    <w:rsid w:val="00980FC2"/>
    <w:rsid w:val="00991149"/>
    <w:rsid w:val="009B2C15"/>
    <w:rsid w:val="009B3FAC"/>
    <w:rsid w:val="009C3454"/>
    <w:rsid w:val="009C3E77"/>
    <w:rsid w:val="009E1FDF"/>
    <w:rsid w:val="00A226B7"/>
    <w:rsid w:val="00A238A1"/>
    <w:rsid w:val="00A463E3"/>
    <w:rsid w:val="00A56551"/>
    <w:rsid w:val="00A821F1"/>
    <w:rsid w:val="00A83EB3"/>
    <w:rsid w:val="00A840B5"/>
    <w:rsid w:val="00A8631D"/>
    <w:rsid w:val="00AC2C17"/>
    <w:rsid w:val="00AD01F1"/>
    <w:rsid w:val="00AF4B31"/>
    <w:rsid w:val="00AF7AEC"/>
    <w:rsid w:val="00B0533D"/>
    <w:rsid w:val="00B20778"/>
    <w:rsid w:val="00B237ED"/>
    <w:rsid w:val="00B23D92"/>
    <w:rsid w:val="00B33194"/>
    <w:rsid w:val="00B36D32"/>
    <w:rsid w:val="00B51CDD"/>
    <w:rsid w:val="00B73DCD"/>
    <w:rsid w:val="00B80FA9"/>
    <w:rsid w:val="00B83C89"/>
    <w:rsid w:val="00B93735"/>
    <w:rsid w:val="00BA32D8"/>
    <w:rsid w:val="00BC023E"/>
    <w:rsid w:val="00BE1A64"/>
    <w:rsid w:val="00BE3E1C"/>
    <w:rsid w:val="00C017CE"/>
    <w:rsid w:val="00C15A21"/>
    <w:rsid w:val="00C426E1"/>
    <w:rsid w:val="00C46D22"/>
    <w:rsid w:val="00C61A0C"/>
    <w:rsid w:val="00C77C68"/>
    <w:rsid w:val="00C83124"/>
    <w:rsid w:val="00CB489A"/>
    <w:rsid w:val="00CB6592"/>
    <w:rsid w:val="00CE1E19"/>
    <w:rsid w:val="00CE2E1F"/>
    <w:rsid w:val="00CE4C06"/>
    <w:rsid w:val="00CE6F01"/>
    <w:rsid w:val="00D22873"/>
    <w:rsid w:val="00D672B2"/>
    <w:rsid w:val="00D71393"/>
    <w:rsid w:val="00D74D78"/>
    <w:rsid w:val="00D805C3"/>
    <w:rsid w:val="00D81F20"/>
    <w:rsid w:val="00DB051F"/>
    <w:rsid w:val="00DB39D5"/>
    <w:rsid w:val="00DE682F"/>
    <w:rsid w:val="00E069B6"/>
    <w:rsid w:val="00E12C57"/>
    <w:rsid w:val="00E14365"/>
    <w:rsid w:val="00E54510"/>
    <w:rsid w:val="00E63933"/>
    <w:rsid w:val="00E73214"/>
    <w:rsid w:val="00E77BE5"/>
    <w:rsid w:val="00E90C14"/>
    <w:rsid w:val="00EB52C2"/>
    <w:rsid w:val="00ED076A"/>
    <w:rsid w:val="00ED4BEF"/>
    <w:rsid w:val="00ED7E44"/>
    <w:rsid w:val="00EF38C4"/>
    <w:rsid w:val="00F05CD0"/>
    <w:rsid w:val="00F14D49"/>
    <w:rsid w:val="00F32CA1"/>
    <w:rsid w:val="00F57627"/>
    <w:rsid w:val="00F66D8F"/>
    <w:rsid w:val="00F925DE"/>
    <w:rsid w:val="00F965A7"/>
    <w:rsid w:val="00FB14F0"/>
    <w:rsid w:val="00FC048D"/>
    <w:rsid w:val="015DB570"/>
    <w:rsid w:val="01D7EBBE"/>
    <w:rsid w:val="0468AA6A"/>
    <w:rsid w:val="0B71ADDF"/>
    <w:rsid w:val="0CC64CFA"/>
    <w:rsid w:val="0D2714EC"/>
    <w:rsid w:val="0E8B2F73"/>
    <w:rsid w:val="102956B0"/>
    <w:rsid w:val="1B608BE7"/>
    <w:rsid w:val="1C419F7F"/>
    <w:rsid w:val="1D782D0C"/>
    <w:rsid w:val="1E6A3D5A"/>
    <w:rsid w:val="1F74E1E8"/>
    <w:rsid w:val="1F88F06D"/>
    <w:rsid w:val="22AF9168"/>
    <w:rsid w:val="26106C01"/>
    <w:rsid w:val="28908562"/>
    <w:rsid w:val="2E3E3697"/>
    <w:rsid w:val="30A0CF3A"/>
    <w:rsid w:val="37458E93"/>
    <w:rsid w:val="3751DAC6"/>
    <w:rsid w:val="39BDBBBB"/>
    <w:rsid w:val="3BD28A2B"/>
    <w:rsid w:val="407AB2F2"/>
    <w:rsid w:val="40B9F4AF"/>
    <w:rsid w:val="43442111"/>
    <w:rsid w:val="4C8EB52F"/>
    <w:rsid w:val="4EB947C0"/>
    <w:rsid w:val="5272D39C"/>
    <w:rsid w:val="53355C35"/>
    <w:rsid w:val="5510693C"/>
    <w:rsid w:val="5724D83A"/>
    <w:rsid w:val="5836CE8C"/>
    <w:rsid w:val="5CB06BFE"/>
    <w:rsid w:val="5D59BE29"/>
    <w:rsid w:val="614BDAB7"/>
    <w:rsid w:val="62359F34"/>
    <w:rsid w:val="63406C23"/>
    <w:rsid w:val="69820C35"/>
    <w:rsid w:val="6B54F256"/>
    <w:rsid w:val="6C384242"/>
    <w:rsid w:val="6DACDEC4"/>
    <w:rsid w:val="72D787F8"/>
    <w:rsid w:val="739CF0EC"/>
    <w:rsid w:val="7502E4F1"/>
    <w:rsid w:val="762FAEAF"/>
    <w:rsid w:val="79EE1B8B"/>
    <w:rsid w:val="7B3A9E54"/>
    <w:rsid w:val="7D81CD1C"/>
    <w:rsid w:val="7F2A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37F2A7"/>
  <w15:docId w15:val="{78ABBC66-BE79-498A-84AF-7121F0CD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B2C15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6447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474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44741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F7777"/>
    <w:rPr>
      <w:color w:val="666666"/>
    </w:rPr>
  </w:style>
  <w:style w:type="paragraph" w:styleId="Revision">
    <w:name w:val="Revision"/>
    <w:hidden/>
    <w:uiPriority w:val="99"/>
    <w:semiHidden/>
    <w:rsid w:val="004538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230EE-7624-491B-B709-0B859C64033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11849</TotalTime>
  <Pages>1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Aiden Kunsch</cp:lastModifiedBy>
  <cp:revision>167</cp:revision>
  <cp:lastPrinted>2025-04-04T02:18:00Z</cp:lastPrinted>
  <dcterms:created xsi:type="dcterms:W3CDTF">2025-04-02T21:42:00Z</dcterms:created>
  <dcterms:modified xsi:type="dcterms:W3CDTF">2026-06-12T20:38:00Z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fc6aca2a55e5307718859fb9fd7d09af97faf7cf4ff919cb731cf6109185cf51</vt:lpwstr>
  </property>
</Properties>
</file>